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4C0A" w:rsidRPr="003035BF" w:rsidRDefault="006C5B09" w:rsidP="006C5B09">
      <w:pPr>
        <w:jc w:val="center"/>
        <w:rPr>
          <w:rFonts w:ascii="Times New Roman" w:hAnsi="Times New Roman" w:cs="Times New Roman"/>
          <w:sz w:val="28"/>
          <w:szCs w:val="28"/>
          <w:lang w:val="fr-CA"/>
        </w:rPr>
      </w:pPr>
      <w:r w:rsidRPr="003035BF">
        <w:rPr>
          <w:rFonts w:ascii="Times New Roman" w:hAnsi="Times New Roman" w:cs="Times New Roman"/>
          <w:sz w:val="28"/>
          <w:szCs w:val="28"/>
          <w:lang w:val="fr-CA"/>
        </w:rPr>
        <w:t>Fiabilité d’un système réparable à configuration parallèle – exemple</w:t>
      </w:r>
    </w:p>
    <w:p w:rsidR="003035BF" w:rsidRDefault="0004072B" w:rsidP="003035BF">
      <w:pPr>
        <w:pStyle w:val="Corpsdetexte"/>
        <w:spacing w:after="120" w:line="312" w:lineRule="auto"/>
        <w:jc w:val="both"/>
        <w:rPr>
          <w:sz w:val="24"/>
        </w:rPr>
      </w:pPr>
      <w:r w:rsidRPr="0004072B">
        <w:rPr>
          <w:sz w:val="24"/>
        </w:rPr>
        <w:t xml:space="preserve">Deux pompes identiques forment un système en parallèle. La fonction de fiabilité de la pompe suit la loi exponentielle avec le paramètre </w:t>
      </w:r>
      <w:r w:rsidRPr="0004072B">
        <w:rPr>
          <w:i/>
          <w:sz w:val="24"/>
        </w:rPr>
        <w:t>λ</w:t>
      </w:r>
      <w:r w:rsidRPr="0004072B">
        <w:rPr>
          <w:sz w:val="24"/>
        </w:rPr>
        <w:t xml:space="preserve"> et l</w:t>
      </w:r>
      <w:r w:rsidR="003035BF">
        <w:rPr>
          <w:sz w:val="24"/>
        </w:rPr>
        <w:t xml:space="preserve">e temps </w:t>
      </w:r>
      <w:r w:rsidRPr="0004072B">
        <w:rPr>
          <w:sz w:val="24"/>
        </w:rPr>
        <w:t>moyen de bon fonctionnement est de 500 h. L’ensemble des temps de réparation suit la loi exponentielle et l</w:t>
      </w:r>
      <w:r w:rsidR="003035BF">
        <w:rPr>
          <w:sz w:val="24"/>
        </w:rPr>
        <w:t xml:space="preserve">e temps </w:t>
      </w:r>
      <w:r w:rsidRPr="0004072B">
        <w:rPr>
          <w:sz w:val="24"/>
        </w:rPr>
        <w:t xml:space="preserve">moyenne de réparation est de 8 h (il y a un réparateur par pompe). </w:t>
      </w:r>
    </w:p>
    <w:p w:rsidR="0004072B" w:rsidRPr="0004072B" w:rsidRDefault="0004072B" w:rsidP="003035BF">
      <w:pPr>
        <w:pStyle w:val="Corpsdetexte"/>
        <w:spacing w:after="120" w:line="312" w:lineRule="auto"/>
        <w:jc w:val="both"/>
        <w:rPr>
          <w:sz w:val="24"/>
        </w:rPr>
      </w:pPr>
      <w:r w:rsidRPr="0004072B">
        <w:rPr>
          <w:sz w:val="24"/>
        </w:rPr>
        <w:t>Calculer la fiabilité et la disponibilité du système pour une durée de mission de 150 h. Évaluer aussi la disponibilité stationnaire et l</w:t>
      </w:r>
      <w:r w:rsidR="003035BF">
        <w:rPr>
          <w:sz w:val="24"/>
        </w:rPr>
        <w:t xml:space="preserve">e temps </w:t>
      </w:r>
      <w:r w:rsidRPr="0004072B">
        <w:rPr>
          <w:sz w:val="24"/>
        </w:rPr>
        <w:t>moyen de bon fonctionnement du système.</w:t>
      </w:r>
    </w:p>
    <w:p w:rsidR="0004072B" w:rsidRPr="0004072B" w:rsidRDefault="0004072B" w:rsidP="0004072B">
      <w:pPr>
        <w:spacing w:after="120" w:line="360" w:lineRule="auto"/>
        <w:jc w:val="both"/>
        <w:rPr>
          <w:rFonts w:ascii="Times New Roman" w:hAnsi="Times New Roman" w:cs="Times New Roman"/>
          <w:b/>
          <w:lang w:val="fr-FR"/>
        </w:rPr>
      </w:pPr>
      <w:r w:rsidRPr="0004072B">
        <w:rPr>
          <w:rFonts w:ascii="Times New Roman" w:hAnsi="Times New Roman" w:cs="Times New Roman"/>
          <w:b/>
          <w:lang w:val="fr-FR"/>
        </w:rPr>
        <w:t>Solution</w:t>
      </w:r>
    </w:p>
    <w:p w:rsidR="0004072B" w:rsidRPr="0004072B" w:rsidRDefault="0004072B" w:rsidP="003035BF">
      <w:pPr>
        <w:spacing w:after="0" w:line="360" w:lineRule="auto"/>
        <w:ind w:left="357"/>
        <w:jc w:val="both"/>
        <w:rPr>
          <w:rFonts w:ascii="Times New Roman" w:hAnsi="Times New Roman" w:cs="Times New Roman"/>
          <w:lang w:val="fr-FR"/>
        </w:rPr>
      </w:pPr>
      <w:r w:rsidRPr="0004072B">
        <w:rPr>
          <w:rFonts w:ascii="Times New Roman" w:hAnsi="Times New Roman" w:cs="Times New Roman"/>
          <w:lang w:val="fr-FR"/>
        </w:rPr>
        <w:t xml:space="preserve">• un taux de défaillance </w:t>
      </w:r>
      <w:r w:rsidRPr="0004072B">
        <w:rPr>
          <w:rFonts w:ascii="Times New Roman" w:hAnsi="Times New Roman" w:cs="Times New Roman"/>
          <w:i/>
          <w:lang w:val="fr-FR"/>
        </w:rPr>
        <w:t>λ</w:t>
      </w:r>
      <w:r w:rsidRPr="0004072B">
        <w:rPr>
          <w:rFonts w:ascii="Times New Roman" w:hAnsi="Times New Roman" w:cs="Times New Roman"/>
          <w:lang w:val="fr-FR"/>
        </w:rPr>
        <w:t xml:space="preserve"> = 1/500 = 0,002 panne/h ;</w:t>
      </w:r>
      <w:r w:rsidR="003035BF">
        <w:rPr>
          <w:rFonts w:ascii="Times New Roman" w:hAnsi="Times New Roman" w:cs="Times New Roman"/>
          <w:lang w:val="fr-FR"/>
        </w:rPr>
        <w:t xml:space="preserve"> </w:t>
      </w:r>
    </w:p>
    <w:p w:rsidR="0004072B" w:rsidRPr="0004072B" w:rsidRDefault="0004072B" w:rsidP="003035BF">
      <w:pPr>
        <w:spacing w:after="0" w:line="360" w:lineRule="auto"/>
        <w:ind w:left="357"/>
        <w:jc w:val="both"/>
        <w:rPr>
          <w:rFonts w:ascii="Times New Roman" w:hAnsi="Times New Roman" w:cs="Times New Roman"/>
          <w:lang w:val="fr-FR"/>
        </w:rPr>
      </w:pPr>
      <w:r w:rsidRPr="0004072B">
        <w:rPr>
          <w:rFonts w:ascii="Times New Roman" w:hAnsi="Times New Roman" w:cs="Times New Roman"/>
          <w:lang w:val="fr-CA"/>
        </w:rPr>
        <w:t xml:space="preserve">• </w:t>
      </w:r>
      <w:r w:rsidRPr="0004072B">
        <w:rPr>
          <w:rFonts w:ascii="Times New Roman" w:hAnsi="Times New Roman" w:cs="Times New Roman"/>
          <w:lang w:val="fr-FR"/>
        </w:rPr>
        <w:t xml:space="preserve">un taux de réparation </w:t>
      </w:r>
      <w:r w:rsidRPr="0004072B">
        <w:rPr>
          <w:rFonts w:ascii="Times New Roman" w:hAnsi="Times New Roman" w:cs="Times New Roman"/>
          <w:i/>
          <w:lang w:val="fr-FR"/>
        </w:rPr>
        <w:t>μ</w:t>
      </w:r>
      <w:r w:rsidRPr="0004072B">
        <w:rPr>
          <w:rFonts w:ascii="Times New Roman" w:hAnsi="Times New Roman" w:cs="Times New Roman"/>
          <w:lang w:val="fr-FR"/>
        </w:rPr>
        <w:t xml:space="preserve"> = 1/8 = 0,125 réparation/h.</w:t>
      </w:r>
    </w:p>
    <w:p w:rsidR="0004072B" w:rsidRPr="003035BF" w:rsidRDefault="0004072B" w:rsidP="003035BF">
      <w:pPr>
        <w:spacing w:after="0" w:line="360" w:lineRule="auto"/>
        <w:jc w:val="both"/>
        <w:rPr>
          <w:rFonts w:ascii="Times New Roman" w:hAnsi="Times New Roman" w:cs="Times New Roman"/>
          <w:b/>
          <w:bCs w:val="0"/>
          <w:lang w:val="fr-FR"/>
        </w:rPr>
      </w:pPr>
      <w:r w:rsidRPr="003035BF">
        <w:rPr>
          <w:rFonts w:ascii="Times New Roman" w:hAnsi="Times New Roman" w:cs="Times New Roman"/>
          <w:b/>
          <w:bCs w:val="0"/>
          <w:lang w:val="fr-FR"/>
        </w:rPr>
        <w:t>Fiabilité :</w:t>
      </w:r>
    </w:p>
    <w:p w:rsidR="0004072B" w:rsidRPr="0004072B" w:rsidRDefault="0004072B" w:rsidP="0004072B">
      <w:pPr>
        <w:spacing w:line="360" w:lineRule="auto"/>
        <w:jc w:val="center"/>
        <w:rPr>
          <w:rFonts w:ascii="Times New Roman" w:hAnsi="Times New Roman" w:cs="Times New Roman"/>
          <w:lang w:val="fr-FR"/>
        </w:rPr>
      </w:pPr>
      <m:oMath>
        <m:sSub>
          <m:sSubPr>
            <m:ctrlPr>
              <w:rPr>
                <w:rFonts w:cs="Times New Roman"/>
                <w:i/>
                <w:lang w:val="fr-FR"/>
              </w:rPr>
            </m:ctrlPr>
          </m:sSubPr>
          <m:e>
            <m:r>
              <w:rPr>
                <w:rFonts w:cs="Times New Roman"/>
                <w:lang w:val="fr-FR"/>
              </w:rPr>
              <m:t>R</m:t>
            </m:r>
          </m:e>
          <m:sub>
            <m:r>
              <w:rPr>
                <w:rFonts w:cs="Times New Roman"/>
                <w:lang w:val="fr-FR"/>
              </w:rPr>
              <m:t>ps</m:t>
            </m:r>
          </m:sub>
        </m:sSub>
        <m:r>
          <w:rPr>
            <w:rFonts w:cs="Times New Roman"/>
            <w:lang w:val="fr-FR"/>
          </w:rPr>
          <m:t>(t)=</m:t>
        </m:r>
        <m:func>
          <m:funcPr>
            <m:ctrlPr>
              <w:rPr>
                <w:rFonts w:cs="Times New Roman"/>
                <w:i/>
                <w:lang w:val="fr-FR"/>
              </w:rPr>
            </m:ctrlPr>
          </m:funcPr>
          <m:fName>
            <m:r>
              <w:rPr>
                <w:rFonts w:cs="Times New Roman"/>
                <w:lang w:val="fr-FR"/>
              </w:rPr>
              <m:t>exp</m:t>
            </m:r>
          </m:fName>
          <m:e>
            <m:d>
              <m:dPr>
                <m:begChr m:val="["/>
                <m:endChr m:val="]"/>
                <m:ctrlPr>
                  <w:rPr>
                    <w:rFonts w:cs="Times New Roman"/>
                    <w:i/>
                    <w:lang w:val="fr-FR"/>
                  </w:rPr>
                </m:ctrlPr>
              </m:dPr>
              <m:e>
                <m:r>
                  <w:rPr>
                    <w:rFonts w:cs="Times New Roman"/>
                    <w:lang w:val="fr-FR"/>
                  </w:rPr>
                  <m:t>-</m:t>
                </m:r>
                <m:f>
                  <m:fPr>
                    <m:ctrlPr>
                      <w:rPr>
                        <w:rFonts w:cs="Times New Roman"/>
                        <w:i/>
                        <w:lang w:val="fr-FR"/>
                      </w:rPr>
                    </m:ctrlPr>
                  </m:fPr>
                  <m:num>
                    <m:r>
                      <w:rPr>
                        <w:rFonts w:cs="Times New Roman"/>
                        <w:lang w:val="fr-FR"/>
                      </w:rPr>
                      <m:t>2</m:t>
                    </m:r>
                    <m:sSup>
                      <m:sSupPr>
                        <m:ctrlPr>
                          <w:rPr>
                            <w:rFonts w:cs="Times New Roman"/>
                            <w:i/>
                            <w:lang w:val="fr-FR"/>
                          </w:rPr>
                        </m:ctrlPr>
                      </m:sSupPr>
                      <m:e>
                        <m:r>
                          <w:rPr>
                            <w:rFonts w:cs="Times New Roman"/>
                            <w:lang w:val="fr-FR"/>
                          </w:rPr>
                          <m:t>λ</m:t>
                        </m:r>
                      </m:e>
                      <m:sup>
                        <m:r>
                          <w:rPr>
                            <w:rFonts w:cs="Times New Roman"/>
                            <w:lang w:val="fr-FR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cs="Times New Roman"/>
                        <w:lang w:val="fr-FR"/>
                      </w:rPr>
                      <m:t>μ+3λ</m:t>
                    </m:r>
                  </m:den>
                </m:f>
                <m:r>
                  <w:rPr>
                    <w:rFonts w:cs="Times New Roman"/>
                    <w:lang w:val="fr-FR"/>
                  </w:rPr>
                  <m:t>t</m:t>
                </m:r>
              </m:e>
            </m:d>
          </m:e>
        </m:func>
        <m:r>
          <w:rPr>
            <w:rFonts w:cs="Times New Roman"/>
            <w:lang w:val="fr-FR"/>
          </w:rPr>
          <m:t>=</m:t>
        </m:r>
        <m:func>
          <m:funcPr>
            <m:ctrlPr>
              <w:rPr>
                <w:rFonts w:cs="Times New Roman"/>
                <w:i/>
                <w:lang w:val="fr-FR"/>
              </w:rPr>
            </m:ctrlPr>
          </m:funcPr>
          <m:fName>
            <m:r>
              <w:rPr>
                <w:rFonts w:cs="Times New Roman"/>
                <w:lang w:val="fr-FR"/>
              </w:rPr>
              <m:t>exp</m:t>
            </m:r>
          </m:fName>
          <m:e>
            <m:d>
              <m:dPr>
                <m:begChr m:val="["/>
                <m:endChr m:val="]"/>
                <m:ctrlPr>
                  <w:rPr>
                    <w:rFonts w:cs="Times New Roman"/>
                    <w:i/>
                    <w:lang w:val="fr-FR"/>
                  </w:rPr>
                </m:ctrlPr>
              </m:dPr>
              <m:e>
                <m:r>
                  <w:rPr>
                    <w:rFonts w:cs="Times New Roman"/>
                    <w:lang w:val="fr-FR"/>
                  </w:rPr>
                  <m:t>-</m:t>
                </m:r>
                <m:f>
                  <m:fPr>
                    <m:ctrlPr>
                      <w:rPr>
                        <w:rFonts w:cs="Times New Roman"/>
                        <w:i/>
                        <w:lang w:val="fr-FR"/>
                      </w:rPr>
                    </m:ctrlPr>
                  </m:fPr>
                  <m:num>
                    <m:r>
                      <w:rPr>
                        <w:rFonts w:cs="Times New Roman"/>
                        <w:lang w:val="fr-FR"/>
                      </w:rPr>
                      <m:t>2⋅0,00</m:t>
                    </m:r>
                    <m:sSup>
                      <m:sSupPr>
                        <m:ctrlPr>
                          <w:rPr>
                            <w:rFonts w:cs="Times New Roman"/>
                            <w:i/>
                            <w:lang w:val="fr-FR"/>
                          </w:rPr>
                        </m:ctrlPr>
                      </m:sSupPr>
                      <m:e>
                        <m:r>
                          <w:rPr>
                            <w:rFonts w:cs="Times New Roman"/>
                            <w:lang w:val="fr-FR"/>
                          </w:rPr>
                          <m:t>2</m:t>
                        </m:r>
                      </m:e>
                      <m:sup>
                        <m:r>
                          <w:rPr>
                            <w:rFonts w:cs="Times New Roman"/>
                            <w:lang w:val="fr-FR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cs="Times New Roman"/>
                        <w:lang w:val="fr-FR"/>
                      </w:rPr>
                      <m:t>0,125+3⋅0,002</m:t>
                    </m:r>
                  </m:den>
                </m:f>
                <m:r>
                  <w:rPr>
                    <w:rFonts w:cs="Times New Roman"/>
                    <w:lang w:val="fr-FR"/>
                  </w:rPr>
                  <m:t>⋅150</m:t>
                </m:r>
              </m:e>
            </m:d>
          </m:e>
        </m:func>
        <m:r>
          <w:rPr>
            <w:rFonts w:cs="Times New Roman"/>
            <w:lang w:val="fr-FR"/>
          </w:rPr>
          <m:t>=0,9909</m:t>
        </m:r>
      </m:oMath>
      <w:r w:rsidRPr="0004072B">
        <w:rPr>
          <w:rFonts w:ascii="Times New Roman" w:hAnsi="Times New Roman" w:cs="Times New Roman"/>
          <w:lang w:val="fr-FR"/>
        </w:rPr>
        <w:t xml:space="preserve"> </w:t>
      </w:r>
    </w:p>
    <w:p w:rsidR="0004072B" w:rsidRPr="003035BF" w:rsidRDefault="0004072B" w:rsidP="003035BF">
      <w:pPr>
        <w:spacing w:after="0" w:line="360" w:lineRule="auto"/>
        <w:jc w:val="both"/>
        <w:rPr>
          <w:rFonts w:ascii="Times New Roman" w:hAnsi="Times New Roman" w:cs="Times New Roman"/>
          <w:b/>
          <w:bCs w:val="0"/>
          <w:lang w:val="fr-FR"/>
        </w:rPr>
      </w:pPr>
      <w:r w:rsidRPr="003035BF">
        <w:rPr>
          <w:rFonts w:ascii="Times New Roman" w:hAnsi="Times New Roman" w:cs="Times New Roman"/>
          <w:b/>
          <w:bCs w:val="0"/>
          <w:lang w:val="fr-FR"/>
        </w:rPr>
        <w:t>Disponibilité :</w:t>
      </w:r>
    </w:p>
    <w:p w:rsidR="0004072B" w:rsidRPr="0004072B" w:rsidRDefault="0004072B" w:rsidP="0004072B">
      <w:pPr>
        <w:spacing w:line="360" w:lineRule="auto"/>
        <w:jc w:val="center"/>
        <w:rPr>
          <w:rFonts w:ascii="Times New Roman" w:hAnsi="Times New Roman" w:cs="Times New Roman"/>
          <w:lang w:val="fr-FR"/>
        </w:rPr>
      </w:pPr>
      <m:oMath>
        <m:sSub>
          <m:sSubPr>
            <m:ctrlPr>
              <w:rPr>
                <w:rFonts w:cs="Times New Roman"/>
                <w:i/>
                <w:lang w:val="fr-FR"/>
              </w:rPr>
            </m:ctrlPr>
          </m:sSubPr>
          <m:e>
            <m:r>
              <w:rPr>
                <w:rFonts w:cs="Times New Roman"/>
                <w:lang w:val="fr-FR"/>
              </w:rPr>
              <m:t>A</m:t>
            </m:r>
          </m:e>
          <m:sub>
            <m:r>
              <w:rPr>
                <w:rFonts w:cs="Times New Roman"/>
                <w:lang w:val="fr-FR"/>
              </w:rPr>
              <m:t>ps</m:t>
            </m:r>
          </m:sub>
        </m:sSub>
        <m:r>
          <w:rPr>
            <w:rFonts w:cs="Times New Roman"/>
            <w:lang w:val="fr-FR"/>
          </w:rPr>
          <m:t>(t)</m:t>
        </m:r>
        <m:r>
          <m:rPr>
            <m:aln/>
          </m:rPr>
          <w:rPr>
            <w:rFonts w:cs="Times New Roman"/>
            <w:lang w:val="fr-FR"/>
          </w:rPr>
          <m:t>=1-</m:t>
        </m:r>
        <m:sSup>
          <m:sSupPr>
            <m:ctrlPr>
              <w:rPr>
                <w:rFonts w:cs="Times New Roman"/>
                <w:i/>
                <w:lang w:val="fr-FR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cs="Times New Roman"/>
                    <w:i/>
                    <w:lang w:val="fr-FR"/>
                  </w:rPr>
                </m:ctrlPr>
              </m:dPr>
              <m:e>
                <m:f>
                  <m:fPr>
                    <m:ctrlPr>
                      <w:rPr>
                        <w:rFonts w:cs="Times New Roman"/>
                        <w:i/>
                        <w:lang w:val="fr-FR"/>
                      </w:rPr>
                    </m:ctrlPr>
                  </m:fPr>
                  <m:num>
                    <m:r>
                      <w:rPr>
                        <w:rFonts w:cs="Times New Roman"/>
                        <w:lang w:val="fr-FR"/>
                      </w:rPr>
                      <m:t>λ</m:t>
                    </m:r>
                  </m:num>
                  <m:den>
                    <m:r>
                      <w:rPr>
                        <w:rFonts w:cs="Times New Roman"/>
                        <w:lang w:val="fr-FR"/>
                      </w:rPr>
                      <m:t>λ+μ</m:t>
                    </m:r>
                  </m:den>
                </m:f>
                <m:r>
                  <w:rPr>
                    <w:rFonts w:cs="Times New Roman"/>
                    <w:lang w:val="fr-FR"/>
                  </w:rPr>
                  <m:t>-</m:t>
                </m:r>
                <m:f>
                  <m:fPr>
                    <m:ctrlPr>
                      <w:rPr>
                        <w:rFonts w:cs="Times New Roman"/>
                        <w:i/>
                        <w:lang w:val="fr-FR"/>
                      </w:rPr>
                    </m:ctrlPr>
                  </m:fPr>
                  <m:num>
                    <m:r>
                      <w:rPr>
                        <w:rFonts w:cs="Times New Roman"/>
                        <w:lang w:val="fr-FR"/>
                      </w:rPr>
                      <m:t>λ</m:t>
                    </m:r>
                  </m:num>
                  <m:den>
                    <m:r>
                      <w:rPr>
                        <w:rFonts w:cs="Times New Roman"/>
                        <w:lang w:val="fr-FR"/>
                      </w:rPr>
                      <m:t>λ+μ</m:t>
                    </m:r>
                  </m:den>
                </m:f>
                <m:func>
                  <m:funcPr>
                    <m:ctrlPr>
                      <w:rPr>
                        <w:rFonts w:cs="Times New Roman"/>
                        <w:i/>
                        <w:lang w:val="fr-FR"/>
                      </w:rPr>
                    </m:ctrlPr>
                  </m:funcPr>
                  <m:fName>
                    <m:r>
                      <w:rPr>
                        <w:rFonts w:cs="Times New Roman"/>
                        <w:lang w:val="fr-FR"/>
                      </w:rPr>
                      <m:t>exp</m:t>
                    </m:r>
                  </m:fNam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cs="Times New Roman"/>
                            <w:i/>
                            <w:lang w:val="fr-FR"/>
                          </w:rPr>
                        </m:ctrlPr>
                      </m:dPr>
                      <m:e>
                        <m:r>
                          <w:rPr>
                            <w:rFonts w:cs="Times New Roman"/>
                            <w:lang w:val="fr-FR"/>
                          </w:rPr>
                          <m:t>- </m:t>
                        </m:r>
                        <m:d>
                          <m:dPr>
                            <m:ctrlPr>
                              <w:rPr>
                                <w:rFonts w:cs="Times New Roman"/>
                                <w:i/>
                                <w:lang w:val="fr-FR"/>
                              </w:rPr>
                            </m:ctrlPr>
                          </m:dPr>
                          <m:e>
                            <m:r>
                              <w:rPr>
                                <w:rFonts w:cs="Times New Roman"/>
                                <w:lang w:val="fr-FR"/>
                              </w:rPr>
                              <m:t>λ+μ</m:t>
                            </m:r>
                          </m:e>
                        </m:d>
                        <m:r>
                          <w:rPr>
                            <w:rFonts w:cs="Times New Roman"/>
                            <w:lang w:val="fr-FR"/>
                          </w:rPr>
                          <m:t> t</m:t>
                        </m:r>
                      </m:e>
                    </m:d>
                  </m:e>
                </m:func>
              </m:e>
            </m:d>
          </m:e>
          <m:sup>
            <m:r>
              <w:rPr>
                <w:rFonts w:cs="Times New Roman"/>
                <w:lang w:val="fr-FR"/>
              </w:rPr>
              <m:t>2</m:t>
            </m:r>
          </m:sup>
        </m:sSup>
      </m:oMath>
      <w:r w:rsidRPr="0004072B">
        <w:rPr>
          <w:rFonts w:ascii="Times New Roman" w:hAnsi="Times New Roman" w:cs="Times New Roman"/>
          <w:lang w:val="fr-FR"/>
        </w:rPr>
        <w:t xml:space="preserve"> </w:t>
      </w:r>
      <m:oMath>
        <m:r>
          <m:rPr>
            <m:aln/>
          </m:rPr>
          <w:rPr>
            <w:rFonts w:cs="Times New Roman"/>
            <w:lang w:val="fr-FR"/>
          </w:rPr>
          <m:t>=1-</m:t>
        </m:r>
        <m:d>
          <m:dPr>
            <m:begChr m:val="{"/>
            <m:endChr m:val="}"/>
            <m:ctrlPr>
              <w:rPr>
                <w:rFonts w:cs="Times New Roman"/>
                <w:i/>
                <w:lang w:val="fr-FR"/>
              </w:rPr>
            </m:ctrlPr>
          </m:dPr>
          <m:e>
            <m:f>
              <m:fPr>
                <m:ctrlPr>
                  <w:rPr>
                    <w:rFonts w:cs="Times New Roman"/>
                    <w:i/>
                    <w:lang w:val="fr-FR"/>
                  </w:rPr>
                </m:ctrlPr>
              </m:fPr>
              <m:num>
                <m:r>
                  <w:rPr>
                    <w:rFonts w:cs="Times New Roman"/>
                    <w:lang w:val="fr-FR"/>
                  </w:rPr>
                  <m:t>0,002</m:t>
                </m:r>
              </m:num>
              <m:den>
                <m:r>
                  <w:rPr>
                    <w:rFonts w:cs="Times New Roman"/>
                    <w:lang w:val="fr-FR"/>
                  </w:rPr>
                  <m:t>0,002+0,125</m:t>
                </m:r>
              </m:den>
            </m:f>
            <m:r>
              <w:rPr>
                <w:rFonts w:cs="Times New Roman"/>
                <w:lang w:val="fr-FR"/>
              </w:rPr>
              <m:t>-</m:t>
            </m:r>
            <m:f>
              <m:fPr>
                <m:ctrlPr>
                  <w:rPr>
                    <w:rFonts w:cs="Times New Roman"/>
                    <w:i/>
                    <w:lang w:val="fr-FR"/>
                  </w:rPr>
                </m:ctrlPr>
              </m:fPr>
              <m:num>
                <m:r>
                  <w:rPr>
                    <w:rFonts w:cs="Times New Roman"/>
                    <w:lang w:val="fr-FR"/>
                  </w:rPr>
                  <m:t>0,002</m:t>
                </m:r>
              </m:num>
              <m:den>
                <m:r>
                  <w:rPr>
                    <w:rFonts w:cs="Times New Roman"/>
                    <w:lang w:val="fr-FR"/>
                  </w:rPr>
                  <m:t>0,002+0,125</m:t>
                </m:r>
              </m:den>
            </m:f>
            <m:func>
              <m:funcPr>
                <m:ctrlPr>
                  <w:rPr>
                    <w:rFonts w:cs="Times New Roman"/>
                    <w:i/>
                    <w:lang w:val="fr-FR"/>
                  </w:rPr>
                </m:ctrlPr>
              </m:funcPr>
              <m:fName>
                <m:r>
                  <w:rPr>
                    <w:rFonts w:cs="Times New Roman"/>
                    <w:lang w:val="fr-FR"/>
                  </w:rPr>
                  <m:t>exp</m:t>
                </m:r>
              </m:fName>
              <m:e>
                <m:d>
                  <m:dPr>
                    <m:begChr m:val="["/>
                    <m:endChr m:val="]"/>
                    <m:ctrlPr>
                      <w:rPr>
                        <w:rFonts w:cs="Times New Roman"/>
                        <w:i/>
                        <w:lang w:val="fr-FR"/>
                      </w:rPr>
                    </m:ctrlPr>
                  </m:dPr>
                  <m:e>
                    <m:r>
                      <w:rPr>
                        <w:rFonts w:cs="Times New Roman"/>
                        <w:lang w:val="fr-FR"/>
                      </w:rPr>
                      <m:t>-(0,002+0,125)150</m:t>
                    </m:r>
                  </m:e>
                </m:d>
              </m:e>
            </m:func>
          </m:e>
        </m:d>
        <m:r>
          <w:rPr>
            <w:rFonts w:cs="Times New Roman"/>
            <w:lang w:val="fr-FR"/>
          </w:rPr>
          <m:t>=0,9997</m:t>
        </m:r>
      </m:oMath>
    </w:p>
    <w:p w:rsidR="0004072B" w:rsidRPr="003035BF" w:rsidRDefault="0004072B" w:rsidP="003035BF">
      <w:pPr>
        <w:spacing w:after="0" w:line="360" w:lineRule="auto"/>
        <w:jc w:val="both"/>
        <w:rPr>
          <w:rFonts w:ascii="Times New Roman" w:hAnsi="Times New Roman" w:cs="Times New Roman"/>
          <w:b/>
          <w:bCs w:val="0"/>
          <w:lang w:val="fr-FR"/>
        </w:rPr>
      </w:pPr>
      <w:r w:rsidRPr="003035BF">
        <w:rPr>
          <w:rFonts w:ascii="Times New Roman" w:hAnsi="Times New Roman" w:cs="Times New Roman"/>
          <w:b/>
          <w:bCs w:val="0"/>
          <w:lang w:val="fr-FR"/>
        </w:rPr>
        <w:t>Disponibilité stationnaire :</w:t>
      </w:r>
    </w:p>
    <w:p w:rsidR="0004072B" w:rsidRPr="0004072B" w:rsidRDefault="0004072B" w:rsidP="0004072B">
      <w:pPr>
        <w:spacing w:line="360" w:lineRule="auto"/>
        <w:jc w:val="center"/>
        <w:rPr>
          <w:rFonts w:ascii="Times New Roman" w:hAnsi="Times New Roman" w:cs="Times New Roman"/>
          <w:lang w:val="fr-FR"/>
        </w:rPr>
      </w:pPr>
      <m:oMath>
        <m:sSub>
          <m:sSubPr>
            <m:ctrlPr>
              <w:rPr>
                <w:rFonts w:cs="Times New Roman"/>
                <w:i/>
                <w:lang w:val="fr-FR"/>
              </w:rPr>
            </m:ctrlPr>
          </m:sSubPr>
          <m:e>
            <m:r>
              <w:rPr>
                <w:rFonts w:cs="Times New Roman"/>
                <w:lang w:val="fr-FR"/>
              </w:rPr>
              <m:t>A</m:t>
            </m:r>
          </m:e>
          <m:sub>
            <m:r>
              <w:rPr>
                <w:rFonts w:cs="Times New Roman"/>
                <w:lang w:val="fr-FR"/>
              </w:rPr>
              <m:t>ps</m:t>
            </m:r>
          </m:sub>
        </m:sSub>
        <m:d>
          <m:dPr>
            <m:ctrlPr>
              <w:rPr>
                <w:rFonts w:cs="Times New Roman"/>
                <w:i/>
                <w:lang w:val="fr-FR"/>
              </w:rPr>
            </m:ctrlPr>
          </m:dPr>
          <m:e>
            <m:r>
              <w:rPr>
                <w:rFonts w:cs="Times New Roman"/>
                <w:lang w:val="fr-FR"/>
              </w:rPr>
              <m:t>∞</m:t>
            </m:r>
          </m:e>
        </m:d>
        <m:r>
          <w:rPr>
            <w:rFonts w:cs="Times New Roman"/>
            <w:lang w:val="fr-FR"/>
          </w:rPr>
          <m:t>=1-</m:t>
        </m:r>
        <m:sSup>
          <m:sSupPr>
            <m:ctrlPr>
              <w:rPr>
                <w:rFonts w:cs="Times New Roman"/>
                <w:i/>
                <w:lang w:val="fr-FR"/>
              </w:rPr>
            </m:ctrlPr>
          </m:sSupPr>
          <m:e>
            <m:d>
              <m:dPr>
                <m:ctrlPr>
                  <w:rPr>
                    <w:rFonts w:cs="Times New Roman"/>
                    <w:i/>
                    <w:lang w:val="fr-FR"/>
                  </w:rPr>
                </m:ctrlPr>
              </m:dPr>
              <m:e>
                <m:f>
                  <m:fPr>
                    <m:ctrlPr>
                      <w:rPr>
                        <w:rFonts w:cs="Times New Roman"/>
                        <w:i/>
                        <w:lang w:val="fr-FR"/>
                      </w:rPr>
                    </m:ctrlPr>
                  </m:fPr>
                  <m:num>
                    <m:r>
                      <w:rPr>
                        <w:rFonts w:cs="Times New Roman"/>
                        <w:lang w:val="fr-FR"/>
                      </w:rPr>
                      <m:t>λ</m:t>
                    </m:r>
                  </m:num>
                  <m:den>
                    <m:r>
                      <w:rPr>
                        <w:rFonts w:cs="Times New Roman"/>
                        <w:lang w:val="fr-FR"/>
                      </w:rPr>
                      <m:t>λ+μ</m:t>
                    </m:r>
                  </m:den>
                </m:f>
              </m:e>
            </m:d>
          </m:e>
          <m:sup>
            <m:r>
              <w:rPr>
                <w:rFonts w:cs="Times New Roman"/>
                <w:lang w:val="fr-FR"/>
              </w:rPr>
              <m:t>2</m:t>
            </m:r>
          </m:sup>
        </m:sSup>
        <m:r>
          <w:rPr>
            <w:rFonts w:cs="Times New Roman"/>
            <w:lang w:val="fr-FR"/>
          </w:rPr>
          <m:t>=1-</m:t>
        </m:r>
        <m:sSup>
          <m:sSupPr>
            <m:ctrlPr>
              <w:rPr>
                <w:rFonts w:cs="Times New Roman"/>
                <w:i/>
                <w:lang w:val="fr-FR"/>
              </w:rPr>
            </m:ctrlPr>
          </m:sSupPr>
          <m:e>
            <m:d>
              <m:dPr>
                <m:ctrlPr>
                  <w:rPr>
                    <w:rFonts w:cs="Times New Roman"/>
                    <w:i/>
                    <w:lang w:val="fr-FR"/>
                  </w:rPr>
                </m:ctrlPr>
              </m:dPr>
              <m:e>
                <m:f>
                  <m:fPr>
                    <m:ctrlPr>
                      <w:rPr>
                        <w:rFonts w:cs="Times New Roman"/>
                        <w:i/>
                        <w:lang w:val="fr-FR"/>
                      </w:rPr>
                    </m:ctrlPr>
                  </m:fPr>
                  <m:num>
                    <m:r>
                      <w:rPr>
                        <w:rFonts w:cs="Times New Roman"/>
                        <w:lang w:val="fr-FR"/>
                      </w:rPr>
                      <m:t>0,002</m:t>
                    </m:r>
                  </m:num>
                  <m:den>
                    <m:r>
                      <w:rPr>
                        <w:rFonts w:cs="Times New Roman"/>
                        <w:lang w:val="fr-FR"/>
                      </w:rPr>
                      <m:t>0,002+0,125</m:t>
                    </m:r>
                  </m:den>
                </m:f>
              </m:e>
            </m:d>
          </m:e>
          <m:sup>
            <m:r>
              <w:rPr>
                <w:rFonts w:cs="Times New Roman"/>
                <w:lang w:val="fr-FR"/>
              </w:rPr>
              <m:t>2</m:t>
            </m:r>
          </m:sup>
        </m:sSup>
        <m:r>
          <w:rPr>
            <w:rFonts w:cs="Times New Roman"/>
            <w:lang w:val="fr-FR"/>
          </w:rPr>
          <m:t>=0,9997</m:t>
        </m:r>
      </m:oMath>
      <w:r w:rsidRPr="0004072B">
        <w:rPr>
          <w:rFonts w:ascii="Times New Roman" w:hAnsi="Times New Roman" w:cs="Times New Roman"/>
          <w:lang w:val="fr-FR"/>
        </w:rPr>
        <w:t xml:space="preserve"> </w:t>
      </w:r>
    </w:p>
    <w:p w:rsidR="0004072B" w:rsidRPr="0004072B" w:rsidRDefault="003035BF" w:rsidP="003035BF">
      <w:pPr>
        <w:spacing w:after="0" w:line="360" w:lineRule="auto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Temps </w:t>
      </w:r>
      <w:r w:rsidR="0004072B" w:rsidRPr="0004072B">
        <w:rPr>
          <w:rFonts w:ascii="Times New Roman" w:hAnsi="Times New Roman" w:cs="Times New Roman"/>
          <w:lang w:val="fr-FR"/>
        </w:rPr>
        <w:t>moyen de bon fonctionnement du système :</w:t>
      </w:r>
    </w:p>
    <w:p w:rsidR="0004072B" w:rsidRPr="0004072B" w:rsidRDefault="0004072B" w:rsidP="0004072B">
      <w:pPr>
        <w:spacing w:line="360" w:lineRule="auto"/>
        <w:jc w:val="center"/>
        <w:rPr>
          <w:rFonts w:ascii="Times New Roman" w:hAnsi="Times New Roman" w:cs="Times New Roman"/>
          <w:lang w:val="fr-FR"/>
        </w:rPr>
      </w:pPr>
      <m:oMath>
        <m:r>
          <w:rPr>
            <w:rFonts w:cs="Times New Roman"/>
            <w:lang w:val="fr-FR"/>
          </w:rPr>
          <m:t>MTT</m:t>
        </m:r>
        <m:sSub>
          <m:sSubPr>
            <m:ctrlPr>
              <w:rPr>
                <w:rFonts w:cs="Times New Roman"/>
                <w:i/>
                <w:lang w:val="fr-FR"/>
              </w:rPr>
            </m:ctrlPr>
          </m:sSubPr>
          <m:e>
            <m:r>
              <w:rPr>
                <w:rFonts w:cs="Times New Roman"/>
                <w:lang w:val="fr-FR"/>
              </w:rPr>
              <m:t>F</m:t>
            </m:r>
          </m:e>
          <m:sub>
            <m:r>
              <w:rPr>
                <w:rFonts w:cs="Times New Roman"/>
                <w:lang w:val="fr-FR"/>
              </w:rPr>
              <m:t>ps</m:t>
            </m:r>
          </m:sub>
        </m:sSub>
        <m:r>
          <w:rPr>
            <w:rFonts w:cs="Times New Roman"/>
            <w:lang w:val="fr-FR"/>
          </w:rPr>
          <m:t>=</m:t>
        </m:r>
        <m:f>
          <m:fPr>
            <m:ctrlPr>
              <w:rPr>
                <w:rFonts w:cs="Times New Roman"/>
                <w:i/>
                <w:lang w:val="fr-FR"/>
              </w:rPr>
            </m:ctrlPr>
          </m:fPr>
          <m:num>
            <m:r>
              <w:rPr>
                <w:rFonts w:cs="Times New Roman"/>
                <w:lang w:val="fr-FR"/>
              </w:rPr>
              <m:t>μ+3λ</m:t>
            </m:r>
          </m:num>
          <m:den>
            <m:r>
              <w:rPr>
                <w:rFonts w:cs="Times New Roman"/>
                <w:lang w:val="fr-FR"/>
              </w:rPr>
              <m:t>2</m:t>
            </m:r>
            <m:sSup>
              <m:sSupPr>
                <m:ctrlPr>
                  <w:rPr>
                    <w:rFonts w:cs="Times New Roman"/>
                    <w:i/>
                    <w:lang w:val="fr-FR"/>
                  </w:rPr>
                </m:ctrlPr>
              </m:sSupPr>
              <m:e>
                <m:r>
                  <w:rPr>
                    <w:rFonts w:cs="Times New Roman"/>
                    <w:lang w:val="fr-FR"/>
                  </w:rPr>
                  <m:t>λ</m:t>
                </m:r>
              </m:e>
              <m:sup>
                <m:r>
                  <w:rPr>
                    <w:rFonts w:cs="Times New Roman"/>
                    <w:lang w:val="fr-FR"/>
                  </w:rPr>
                  <m:t>2</m:t>
                </m:r>
              </m:sup>
            </m:sSup>
          </m:den>
        </m:f>
        <m:r>
          <w:rPr>
            <w:rFonts w:cs="Times New Roman"/>
            <w:lang w:val="fr-FR"/>
          </w:rPr>
          <m:t>=</m:t>
        </m:r>
        <m:f>
          <m:fPr>
            <m:ctrlPr>
              <w:rPr>
                <w:rFonts w:cs="Times New Roman"/>
                <w:i/>
                <w:lang w:val="fr-FR"/>
              </w:rPr>
            </m:ctrlPr>
          </m:fPr>
          <m:num>
            <m:r>
              <w:rPr>
                <w:rFonts w:cs="Times New Roman"/>
                <w:lang w:val="fr-FR"/>
              </w:rPr>
              <m:t>0,125+3⋅0,002</m:t>
            </m:r>
          </m:num>
          <m:den>
            <m:r>
              <w:rPr>
                <w:rFonts w:cs="Times New Roman"/>
                <w:lang w:val="fr-FR"/>
              </w:rPr>
              <m:t>2⋅0,00</m:t>
            </m:r>
            <m:sSup>
              <m:sSupPr>
                <m:ctrlPr>
                  <w:rPr>
                    <w:rFonts w:cs="Times New Roman"/>
                    <w:i/>
                    <w:lang w:val="fr-FR"/>
                  </w:rPr>
                </m:ctrlPr>
              </m:sSupPr>
              <m:e>
                <m:r>
                  <w:rPr>
                    <w:rFonts w:cs="Times New Roman"/>
                    <w:lang w:val="fr-FR"/>
                  </w:rPr>
                  <m:t>2</m:t>
                </m:r>
              </m:e>
              <m:sup>
                <m:r>
                  <w:rPr>
                    <w:rFonts w:cs="Times New Roman"/>
                    <w:lang w:val="fr-FR"/>
                  </w:rPr>
                  <m:t>2</m:t>
                </m:r>
              </m:sup>
            </m:sSup>
          </m:den>
        </m:f>
        <m:r>
          <w:rPr>
            <w:rFonts w:cs="Times New Roman"/>
            <w:lang w:val="fr-FR"/>
          </w:rPr>
          <m:t>=16375 </m:t>
        </m:r>
        <m:r>
          <m:rPr>
            <m:sty m:val="p"/>
          </m:rPr>
          <w:rPr>
            <w:rFonts w:cs="Times New Roman"/>
            <w:lang w:val="fr-FR"/>
          </w:rPr>
          <m:t>h</m:t>
        </m:r>
      </m:oMath>
      <w:ins w:id="0" w:author="zdzislaw klim" w:date="2019-11-16T22:34:00Z">
        <w:r w:rsidRPr="0004072B">
          <w:rPr>
            <w:rStyle w:val="Marquedecommentaire"/>
            <w:rFonts w:ascii="Times New Roman" w:hAnsi="Times New Roman" w:cs="Times New Roman"/>
            <w:sz w:val="24"/>
            <w:szCs w:val="24"/>
            <w:lang w:val="fr-FR"/>
          </w:rPr>
          <w:t xml:space="preserve"> </w:t>
        </w:r>
      </w:ins>
    </w:p>
    <w:p w:rsidR="0004072B" w:rsidRPr="0004072B" w:rsidRDefault="0004072B" w:rsidP="0004072B">
      <w:pPr>
        <w:spacing w:before="120" w:after="120" w:line="360" w:lineRule="auto"/>
        <w:jc w:val="both"/>
        <w:rPr>
          <w:rFonts w:ascii="Times New Roman" w:hAnsi="Times New Roman" w:cs="Times New Roman"/>
          <w:lang w:val="fr-FR"/>
        </w:rPr>
      </w:pPr>
      <w:r w:rsidRPr="0004072B">
        <w:rPr>
          <w:rFonts w:ascii="Times New Roman" w:hAnsi="Times New Roman" w:cs="Times New Roman"/>
          <w:lang w:val="fr-FR"/>
        </w:rPr>
        <w:t xml:space="preserve">Il est intéressant de comparer la fiabilité et la </w:t>
      </w:r>
      <w:r w:rsidRPr="0004072B">
        <w:rPr>
          <w:rFonts w:ascii="Times New Roman" w:hAnsi="Times New Roman" w:cs="Times New Roman"/>
          <w:i/>
          <w:lang w:val="fr-FR"/>
        </w:rPr>
        <w:t>MTTF</w:t>
      </w:r>
      <w:r w:rsidRPr="0004072B">
        <w:rPr>
          <w:rFonts w:ascii="Times New Roman" w:hAnsi="Times New Roman" w:cs="Times New Roman"/>
          <w:lang w:val="fr-FR"/>
        </w:rPr>
        <w:t xml:space="preserve"> de ce système réparable avec celles d’un système identique, mais considéré comme non réparable.</w:t>
      </w:r>
    </w:p>
    <w:p w:rsidR="0004072B" w:rsidRPr="0004072B" w:rsidRDefault="0004072B" w:rsidP="003035BF">
      <w:pPr>
        <w:spacing w:after="0" w:line="360" w:lineRule="auto"/>
        <w:jc w:val="both"/>
        <w:rPr>
          <w:rFonts w:ascii="Times New Roman" w:hAnsi="Times New Roman" w:cs="Times New Roman"/>
          <w:lang w:val="fr-FR"/>
        </w:rPr>
      </w:pPr>
      <w:r w:rsidRPr="0004072B">
        <w:rPr>
          <w:rFonts w:ascii="Times New Roman" w:hAnsi="Times New Roman" w:cs="Times New Roman"/>
          <w:lang w:val="fr-FR"/>
        </w:rPr>
        <w:t>Fiabilité d’un système (non réparable) :</w:t>
      </w:r>
    </w:p>
    <w:bookmarkStart w:id="1" w:name="_GoBack"/>
    <w:bookmarkEnd w:id="1"/>
    <w:p w:rsidR="0004072B" w:rsidRPr="0004072B" w:rsidRDefault="0004072B" w:rsidP="0004072B">
      <w:pPr>
        <w:spacing w:line="360" w:lineRule="auto"/>
        <w:jc w:val="center"/>
        <w:rPr>
          <w:rFonts w:ascii="Times New Roman" w:hAnsi="Times New Roman" w:cs="Times New Roman"/>
          <w:lang w:val="fr-FR"/>
        </w:rPr>
      </w:pPr>
      <m:oMathPara>
        <m:oMath>
          <m:sSub>
            <m:sSubPr>
              <m:ctrlPr>
                <w:rPr>
                  <w:rFonts w:cs="Times New Roman"/>
                  <w:i/>
                  <w:lang w:val="fr-FR"/>
                </w:rPr>
              </m:ctrlPr>
            </m:sSubPr>
            <m:e>
              <m:r>
                <w:rPr>
                  <w:rFonts w:cs="Times New Roman"/>
                  <w:lang w:val="fr-FR"/>
                </w:rPr>
                <m:t>R</m:t>
              </m:r>
            </m:e>
            <m:sub>
              <m:r>
                <w:rPr>
                  <w:rFonts w:cs="Times New Roman"/>
                  <w:lang w:val="fr-FR"/>
                </w:rPr>
                <m:t>ps</m:t>
              </m:r>
            </m:sub>
          </m:sSub>
          <m:r>
            <w:rPr>
              <w:rFonts w:cs="Times New Roman"/>
              <w:lang w:val="fr-FR"/>
            </w:rPr>
            <m:t>(t)=1-</m:t>
          </m:r>
          <m:sSup>
            <m:sSupPr>
              <m:ctrlPr>
                <w:rPr>
                  <w:rFonts w:cs="Times New Roman"/>
                  <w:i/>
                  <w:lang w:val="fr-F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cs="Times New Roman"/>
                      <w:i/>
                      <w:lang w:val="fr-FR"/>
                    </w:rPr>
                  </m:ctrlPr>
                </m:dPr>
                <m:e>
                  <m:r>
                    <w:rPr>
                      <w:rFonts w:cs="Times New Roman"/>
                      <w:lang w:val="fr-FR"/>
                    </w:rPr>
                    <m:t>1-</m:t>
                  </m:r>
                  <m:func>
                    <m:funcPr>
                      <m:ctrlPr>
                        <w:rPr>
                          <w:rFonts w:cs="Times New Roman"/>
                          <w:i/>
                          <w:lang w:val="fr-FR"/>
                        </w:rPr>
                      </m:ctrlPr>
                    </m:funcPr>
                    <m:fName>
                      <m:r>
                        <w:rPr>
                          <w:rFonts w:cs="Times New Roman"/>
                          <w:lang w:val="fr-FR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cs="Times New Roman"/>
                              <w:i/>
                              <w:lang w:val="fr-FR"/>
                            </w:rPr>
                          </m:ctrlPr>
                        </m:dPr>
                        <m:e>
                          <m:r>
                            <w:rPr>
                              <w:rFonts w:cs="Times New Roman"/>
                              <w:lang w:val="fr-FR"/>
                            </w:rPr>
                            <m:t>-λt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cs="Times New Roman"/>
                  <w:lang w:val="fr-FR"/>
                </w:rPr>
                <m:t>2</m:t>
              </m:r>
            </m:sup>
          </m:sSup>
          <m:r>
            <w:rPr>
              <w:rFonts w:cs="Times New Roman"/>
              <w:lang w:val="fr-FR"/>
            </w:rPr>
            <m:t>=1-</m:t>
          </m:r>
          <m:sSup>
            <m:sSupPr>
              <m:ctrlPr>
                <w:rPr>
                  <w:rFonts w:cs="Times New Roman"/>
                  <w:i/>
                  <w:lang w:val="fr-F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cs="Times New Roman"/>
                      <w:i/>
                      <w:lang w:val="fr-FR"/>
                    </w:rPr>
                  </m:ctrlPr>
                </m:dPr>
                <m:e>
                  <m:r>
                    <w:rPr>
                      <w:rFonts w:cs="Times New Roman"/>
                      <w:lang w:val="fr-FR"/>
                    </w:rPr>
                    <m:t>1-</m:t>
                  </m:r>
                  <m:func>
                    <m:funcPr>
                      <m:ctrlPr>
                        <w:rPr>
                          <w:rFonts w:cs="Times New Roman"/>
                          <w:i/>
                          <w:lang w:val="fr-FR"/>
                        </w:rPr>
                      </m:ctrlPr>
                    </m:funcPr>
                    <m:fName>
                      <m:r>
                        <w:rPr>
                          <w:rFonts w:cs="Times New Roman"/>
                          <w:lang w:val="fr-FR"/>
                        </w:rPr>
                        <m:t>exp</m:t>
                      </m:r>
                    </m:fName>
                    <m:e>
                      <m:r>
                        <w:rPr>
                          <w:rFonts w:cs="Times New Roman"/>
                          <w:lang w:val="fr-FR"/>
                        </w:rPr>
                        <m:t>(</m:t>
                      </m:r>
                    </m:e>
                  </m:func>
                  <m:r>
                    <w:rPr>
                      <w:rFonts w:cs="Times New Roman"/>
                      <w:lang w:val="fr-FR"/>
                    </w:rPr>
                    <m:t>-0,002⋅150</m:t>
                  </m:r>
                </m:e>
              </m:d>
            </m:e>
            <m:sup>
              <m:r>
                <w:rPr>
                  <w:rFonts w:cs="Times New Roman"/>
                  <w:lang w:val="fr-FR"/>
                </w:rPr>
                <m:t>2</m:t>
              </m:r>
            </m:sup>
          </m:sSup>
          <m:r>
            <w:rPr>
              <w:rFonts w:cs="Times New Roman"/>
              <w:lang w:val="fr-FR"/>
            </w:rPr>
            <m:t>=0,9328</m:t>
          </m:r>
        </m:oMath>
      </m:oMathPara>
    </w:p>
    <w:p w:rsidR="003035BF" w:rsidRDefault="003035BF" w:rsidP="003035BF">
      <w:pPr>
        <w:spacing w:after="0" w:line="360" w:lineRule="auto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Temps </w:t>
      </w:r>
      <w:r w:rsidR="0004072B" w:rsidRPr="0004072B">
        <w:rPr>
          <w:rFonts w:ascii="Times New Roman" w:hAnsi="Times New Roman" w:cs="Times New Roman"/>
          <w:lang w:val="fr-FR"/>
        </w:rPr>
        <w:t>moyen de bon fonctionnement d’un système (non réparable) :</w:t>
      </w:r>
    </w:p>
    <w:p w:rsidR="006C5B09" w:rsidRPr="0004072B" w:rsidRDefault="0004072B" w:rsidP="003035BF">
      <w:pPr>
        <w:spacing w:after="0" w:line="360" w:lineRule="auto"/>
        <w:jc w:val="both"/>
        <w:rPr>
          <w:rFonts w:ascii="Times New Roman" w:hAnsi="Times New Roman" w:cs="Times New Roman"/>
          <w:lang w:val="fr-CA"/>
        </w:rPr>
      </w:pPr>
      <m:oMathPara>
        <m:oMath>
          <m:r>
            <w:rPr>
              <w:rFonts w:cs="Times New Roman"/>
              <w:lang w:val="fr-FR"/>
            </w:rPr>
            <m:t>MTT</m:t>
          </m:r>
          <m:sSub>
            <m:sSubPr>
              <m:ctrlPr>
                <w:rPr>
                  <w:rFonts w:cs="Times New Roman"/>
                  <w:i/>
                  <w:lang w:val="fr-FR"/>
                </w:rPr>
              </m:ctrlPr>
            </m:sSubPr>
            <m:e>
              <m:r>
                <w:rPr>
                  <w:rFonts w:cs="Times New Roman"/>
                  <w:lang w:val="fr-FR"/>
                </w:rPr>
                <m:t>F</m:t>
              </m:r>
            </m:e>
            <m:sub>
              <m:r>
                <w:rPr>
                  <w:rFonts w:cs="Times New Roman"/>
                  <w:lang w:val="fr-FR"/>
                </w:rPr>
                <m:t>ps</m:t>
              </m:r>
            </m:sub>
          </m:sSub>
          <m:r>
            <w:rPr>
              <w:rFonts w:cs="Times New Roman"/>
              <w:lang w:val="fr-FR"/>
            </w:rPr>
            <m:t>=MTTF</m:t>
          </m:r>
          <m:nary>
            <m:naryPr>
              <m:chr m:val="∑"/>
              <m:ctrlPr>
                <w:rPr>
                  <w:rFonts w:cs="Times New Roman"/>
                  <w:i/>
                  <w:lang w:val="fr-FR"/>
                </w:rPr>
              </m:ctrlPr>
            </m:naryPr>
            <m:sub>
              <m:r>
                <w:rPr>
                  <w:rFonts w:cs="Times New Roman"/>
                  <w:lang w:val="fr-FR"/>
                </w:rPr>
                <m:t>i=1</m:t>
              </m:r>
            </m:sub>
            <m:sup>
              <m:r>
                <w:rPr>
                  <w:rFonts w:cs="Times New Roman"/>
                  <w:lang w:val="fr-FR"/>
                </w:rPr>
                <m:t>k</m:t>
              </m:r>
            </m:sup>
            <m:e>
              <m:f>
                <m:fPr>
                  <m:ctrlPr>
                    <w:rPr>
                      <w:rFonts w:cs="Times New Roman"/>
                      <w:i/>
                      <w:lang w:val="fr-FR"/>
                    </w:rPr>
                  </m:ctrlPr>
                </m:fPr>
                <m:num>
                  <m:r>
                    <w:rPr>
                      <w:rFonts w:cs="Times New Roman"/>
                      <w:lang w:val="fr-FR"/>
                    </w:rPr>
                    <m:t>1</m:t>
                  </m:r>
                </m:num>
                <m:den>
                  <m:r>
                    <w:rPr>
                      <w:rFonts w:cs="Times New Roman"/>
                      <w:lang w:val="fr-FR"/>
                    </w:rPr>
                    <m:t>i</m:t>
                  </m:r>
                </m:den>
              </m:f>
              <m:r>
                <w:rPr>
                  <w:rFonts w:cs="Times New Roman"/>
                  <w:lang w:val="fr-FR"/>
                </w:rPr>
                <m:t>=MTTF</m:t>
              </m:r>
              <m:d>
                <m:dPr>
                  <m:ctrlPr>
                    <w:rPr>
                      <w:rFonts w:cs="Times New Roman"/>
                      <w:i/>
                      <w:lang w:val="fr-FR"/>
                    </w:rPr>
                  </m:ctrlPr>
                </m:dPr>
                <m:e>
                  <m:r>
                    <w:rPr>
                      <w:rFonts w:cs="Times New Roman"/>
                      <w:lang w:val="fr-FR"/>
                    </w:rPr>
                    <m:t>1+</m:t>
                  </m:r>
                  <m:f>
                    <m:fPr>
                      <m:ctrlPr>
                        <w:rPr>
                          <w:rFonts w:cs="Times New Roman"/>
                          <w:i/>
                          <w:lang w:val="fr-FR"/>
                        </w:rPr>
                      </m:ctrlPr>
                    </m:fPr>
                    <m:num>
                      <m:r>
                        <w:rPr>
                          <w:rFonts w:cs="Times New Roman"/>
                          <w:lang w:val="fr-FR"/>
                        </w:rPr>
                        <m:t>1</m:t>
                      </m:r>
                    </m:num>
                    <m:den>
                      <m:r>
                        <w:rPr>
                          <w:rFonts w:cs="Times New Roman"/>
                          <w:lang w:val="fr-FR"/>
                        </w:rPr>
                        <m:t>2</m:t>
                      </m:r>
                    </m:den>
                  </m:f>
                </m:e>
              </m:d>
              <m:r>
                <w:rPr>
                  <w:rFonts w:cs="Times New Roman"/>
                  <w:lang w:val="fr-FR"/>
                </w:rPr>
                <m:t>=500⋅1,5=750 </m:t>
              </m:r>
              <m:r>
                <m:rPr>
                  <m:sty m:val="p"/>
                </m:rPr>
                <w:rPr>
                  <w:rFonts w:cs="Times New Roman"/>
                  <w:lang w:val="fr-FR"/>
                </w:rPr>
                <m:t>h</m:t>
              </m:r>
            </m:e>
          </m:nary>
        </m:oMath>
      </m:oMathPara>
    </w:p>
    <w:sectPr w:rsidR="006C5B09" w:rsidRPr="000407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zdzislaw klim">
    <w15:presenceInfo w15:providerId="Windows Live" w15:userId="f529f2dd69dea42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markup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B09"/>
    <w:rsid w:val="0004072B"/>
    <w:rsid w:val="00164C0A"/>
    <w:rsid w:val="003035BF"/>
    <w:rsid w:val="006C5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DCF60"/>
  <w15:chartTrackingRefBased/>
  <w15:docId w15:val="{5962387F-AAED-492A-9005-FD6843670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 Math" w:eastAsiaTheme="minorHAnsi" w:hAnsi="Cambria Math" w:cstheme="minorHAnsi"/>
        <w:bCs/>
        <w:sz w:val="24"/>
        <w:szCs w:val="24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407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4072B"/>
    <w:rPr>
      <w:rFonts w:ascii="Segoe UI" w:hAnsi="Segoe UI" w:cs="Segoe UI"/>
      <w:sz w:val="18"/>
      <w:szCs w:val="18"/>
    </w:rPr>
  </w:style>
  <w:style w:type="paragraph" w:styleId="Corpsdetexte">
    <w:name w:val="Body Text"/>
    <w:basedOn w:val="Normal"/>
    <w:link w:val="CorpsdetexteCar"/>
    <w:rsid w:val="0004072B"/>
    <w:pPr>
      <w:spacing w:after="0" w:line="240" w:lineRule="auto"/>
    </w:pPr>
    <w:rPr>
      <w:rFonts w:ascii="Times New Roman" w:eastAsia="Times New Roman" w:hAnsi="Times New Roman" w:cs="Times New Roman"/>
      <w:bCs w:val="0"/>
      <w:sz w:val="22"/>
      <w:lang w:val="fr-CA"/>
    </w:rPr>
  </w:style>
  <w:style w:type="character" w:customStyle="1" w:styleId="CorpsdetexteCar">
    <w:name w:val="Corps de texte Car"/>
    <w:basedOn w:val="Policepardfaut"/>
    <w:link w:val="Corpsdetexte"/>
    <w:rsid w:val="0004072B"/>
    <w:rPr>
      <w:rFonts w:ascii="Times New Roman" w:eastAsia="Times New Roman" w:hAnsi="Times New Roman" w:cs="Times New Roman"/>
      <w:bCs w:val="0"/>
      <w:sz w:val="22"/>
      <w:lang w:val="fr-CA"/>
    </w:rPr>
  </w:style>
  <w:style w:type="character" w:styleId="Marquedecommentaire">
    <w:name w:val="annotation reference"/>
    <w:semiHidden/>
    <w:rsid w:val="0004072B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zdzislaw klim</dc:creator>
  <cp:keywords/>
  <dc:description/>
  <cp:lastModifiedBy>zdzislaw klim</cp:lastModifiedBy>
  <cp:revision>3</cp:revision>
  <dcterms:created xsi:type="dcterms:W3CDTF">2020-09-23T01:06:00Z</dcterms:created>
  <dcterms:modified xsi:type="dcterms:W3CDTF">2020-09-23T01:28:00Z</dcterms:modified>
</cp:coreProperties>
</file>